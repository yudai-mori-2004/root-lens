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1DEDAC" w14:textId="6F2B89C8" w:rsidR="00083A7C" w:rsidRDefault="00083A7C" w:rsidP="006609B6">
      <w:pPr>
        <w:spacing w:line="360" w:lineRule="exact"/>
        <w:jc w:val="center"/>
        <w:rPr>
          <w:rFonts w:eastAsiaTheme="minorHAnsi"/>
        </w:rPr>
      </w:pPr>
      <w:r>
        <w:rPr>
          <w:rFonts w:eastAsiaTheme="minorHAnsi" w:hint="eastAsia"/>
        </w:rPr>
        <w:t>現場</w:t>
      </w:r>
      <w:r w:rsidR="00592668" w:rsidRPr="00083A7C">
        <w:rPr>
          <w:rFonts w:eastAsiaTheme="minorHAnsi"/>
        </w:rPr>
        <w:t>合意書</w:t>
      </w:r>
    </w:p>
    <w:p w14:paraId="7BEB1553" w14:textId="77777777" w:rsidR="006609B6" w:rsidRPr="00083A7C" w:rsidRDefault="006609B6" w:rsidP="006609B6">
      <w:pPr>
        <w:spacing w:line="360" w:lineRule="exact"/>
        <w:jc w:val="center"/>
        <w:rPr>
          <w:rFonts w:eastAsiaTheme="minorHAnsi"/>
        </w:rPr>
      </w:pPr>
    </w:p>
    <w:p w14:paraId="5C3390C9" w14:textId="77777777" w:rsidR="00083A7C" w:rsidRDefault="00083A7C" w:rsidP="00083A7C">
      <w:pPr>
        <w:spacing w:line="360" w:lineRule="exact"/>
        <w:rPr>
          <w:rFonts w:eastAsiaTheme="minorHAnsi"/>
        </w:rPr>
      </w:pPr>
      <w:r w:rsidRPr="00083A7C">
        <w:rPr>
          <w:rFonts w:eastAsiaTheme="minorHAnsi" w:hint="eastAsia"/>
        </w:rPr>
        <w:t xml:space="preserve">　【甲の名称】（以下「甲」という。）と、森</w:t>
      </w:r>
      <w:r w:rsidRPr="00083A7C">
        <w:rPr>
          <w:rFonts w:eastAsiaTheme="minorHAnsi"/>
        </w:rPr>
        <w:t xml:space="preserve"> 雄大（屋号：</w:t>
      </w:r>
      <w:proofErr w:type="spellStart"/>
      <w:r w:rsidRPr="00083A7C">
        <w:rPr>
          <w:rFonts w:eastAsiaTheme="minorHAnsi"/>
        </w:rPr>
        <w:t>moodai</w:t>
      </w:r>
      <w:proofErr w:type="spellEnd"/>
      <w:r w:rsidRPr="00083A7C">
        <w:rPr>
          <w:rFonts w:eastAsiaTheme="minorHAnsi"/>
        </w:rPr>
        <w:t>。以下「乙」という。）は、乙が「</w:t>
      </w:r>
      <w:proofErr w:type="spellStart"/>
      <w:r w:rsidRPr="00083A7C">
        <w:rPr>
          <w:rFonts w:eastAsiaTheme="minorHAnsi"/>
        </w:rPr>
        <w:t>RootLens</w:t>
      </w:r>
      <w:proofErr w:type="spellEnd"/>
      <w:r w:rsidRPr="00083A7C">
        <w:rPr>
          <w:rFonts w:eastAsiaTheme="minorHAnsi"/>
        </w:rPr>
        <w:t>」の名称で行う撮影データ事業について、次のとおり合意する。</w:t>
      </w:r>
    </w:p>
    <w:p w14:paraId="3ED32464" w14:textId="77777777" w:rsidR="006609B6" w:rsidRPr="00083A7C" w:rsidRDefault="006609B6" w:rsidP="00083A7C">
      <w:pPr>
        <w:spacing w:line="360" w:lineRule="exact"/>
        <w:rPr>
          <w:rFonts w:eastAsiaTheme="minorHAnsi"/>
        </w:rPr>
      </w:pPr>
    </w:p>
    <w:p w14:paraId="41465CCA"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1条（目的）</w:t>
      </w:r>
    </w:p>
    <w:p w14:paraId="43628F31" w14:textId="4C655913" w:rsidR="00083A7C" w:rsidRDefault="00083A7C" w:rsidP="00083A7C">
      <w:pPr>
        <w:spacing w:line="360" w:lineRule="exact"/>
        <w:rPr>
          <w:rFonts w:eastAsiaTheme="minorHAnsi"/>
        </w:rPr>
      </w:pPr>
      <w:r w:rsidRPr="00083A7C">
        <w:rPr>
          <w:rFonts w:eastAsiaTheme="minorHAnsi" w:hint="eastAsia"/>
        </w:rPr>
        <w:t xml:space="preserve">　甲は、運営又は管理する場所において、甲の関係者（従業員、パートタイマー等）が撮影者となって日常業務の撮影データを取得することを認め、乙は、当該撮影データを専門技術及び製品・サービスの研究、学習、評価、検証及び改善のために管理及び加工し、</w:t>
      </w:r>
      <w:r w:rsidRPr="00083A7C">
        <w:rPr>
          <w:rFonts w:eastAsiaTheme="minorHAnsi"/>
        </w:rPr>
        <w:t>AI・ロボット関連事業の</w:t>
      </w:r>
      <w:r w:rsidR="009C6216">
        <w:rPr>
          <w:rFonts w:eastAsiaTheme="minorHAnsi" w:hint="eastAsia"/>
          <w:color w:val="000000" w:themeColor="text1"/>
        </w:rPr>
        <w:t>販売先</w:t>
      </w:r>
      <w:r w:rsidRPr="00083A7C">
        <w:rPr>
          <w:rFonts w:eastAsiaTheme="minorHAnsi" w:hint="eastAsia"/>
        </w:rPr>
        <w:t>に</w:t>
      </w:r>
      <w:r w:rsidRPr="00083A7C">
        <w:rPr>
          <w:rFonts w:eastAsiaTheme="minorHAnsi"/>
        </w:rPr>
        <w:t>提供する。</w:t>
      </w:r>
    </w:p>
    <w:p w14:paraId="2923D037" w14:textId="77777777" w:rsidR="006609B6" w:rsidRPr="009C6216" w:rsidRDefault="006609B6" w:rsidP="00083A7C">
      <w:pPr>
        <w:spacing w:line="360" w:lineRule="exact"/>
        <w:rPr>
          <w:rFonts w:eastAsiaTheme="minorHAnsi"/>
        </w:rPr>
      </w:pPr>
    </w:p>
    <w:p w14:paraId="371C3487"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2条（定義）</w:t>
      </w:r>
    </w:p>
    <w:p w14:paraId="5017DDD5" w14:textId="77777777" w:rsidR="00083A7C" w:rsidRPr="00083A7C" w:rsidRDefault="00083A7C" w:rsidP="00946CCE">
      <w:pPr>
        <w:spacing w:line="360" w:lineRule="exact"/>
        <w:ind w:leftChars="100" w:left="210"/>
        <w:rPr>
          <w:rFonts w:eastAsiaTheme="minorHAnsi"/>
        </w:rPr>
      </w:pPr>
      <w:r w:rsidRPr="00083A7C">
        <w:rPr>
          <w:rFonts w:eastAsiaTheme="minorHAnsi"/>
        </w:rPr>
        <w:t>1　「撮影データ」とは、撮影機材によって取得される作業中の映像、音声及び機器の動き、方向等をセンサーによって記録したデータをいい、これらを複製、分割又は形式変換したものを含む。</w:t>
      </w:r>
    </w:p>
    <w:p w14:paraId="3EA61676" w14:textId="77777777" w:rsidR="00083A7C" w:rsidRDefault="00083A7C" w:rsidP="00946CCE">
      <w:pPr>
        <w:spacing w:line="360" w:lineRule="exact"/>
        <w:ind w:leftChars="100" w:left="210"/>
        <w:rPr>
          <w:rFonts w:eastAsiaTheme="minorHAnsi"/>
        </w:rPr>
      </w:pPr>
      <w:r w:rsidRPr="00083A7C">
        <w:rPr>
          <w:rFonts w:eastAsiaTheme="minorHAnsi"/>
        </w:rPr>
        <w:t>2　「撮影参加者」とは、撮影機材を装着して撮影を行う者であって、撮影データに自己の映像及び音声が収録されることに同意した者をいう。</w:t>
      </w:r>
    </w:p>
    <w:p w14:paraId="5E190C94" w14:textId="67D1D40A" w:rsidR="006D1EEF" w:rsidRPr="006D1EEF" w:rsidRDefault="006D1EEF" w:rsidP="00946CCE">
      <w:pPr>
        <w:spacing w:line="360" w:lineRule="exact"/>
        <w:ind w:leftChars="100" w:left="210"/>
        <w:rPr>
          <w:rFonts w:eastAsiaTheme="minorHAnsi"/>
        </w:rPr>
      </w:pPr>
      <w:r w:rsidRPr="006D1EEF">
        <w:rPr>
          <w:rFonts w:eastAsiaTheme="minorHAnsi"/>
        </w:rPr>
        <w:t>3　「委託先」とは、第1条の目的のために、乙から撮影データの保管、複製、加工、匿名化及び分析並びに販売先への提案、確認及び提供に関する業務の全部又は一部の委託を受ける第三者をいう。</w:t>
      </w:r>
    </w:p>
    <w:p w14:paraId="233BC19A" w14:textId="32F8A442" w:rsidR="0005345F" w:rsidRPr="0046105E" w:rsidRDefault="00D9407E" w:rsidP="000237E6">
      <w:pPr>
        <w:spacing w:line="360" w:lineRule="exact"/>
        <w:ind w:leftChars="100" w:left="210"/>
        <w:rPr>
          <w:rFonts w:eastAsiaTheme="minorHAnsi"/>
          <w:color w:val="EE0000"/>
        </w:rPr>
      </w:pPr>
      <w:r>
        <w:rPr>
          <w:rFonts w:eastAsiaTheme="minorHAnsi"/>
        </w:rPr>
        <w:t>4</w:t>
      </w:r>
      <w:r w:rsidR="00083A7C" w:rsidRPr="00083A7C">
        <w:rPr>
          <w:rFonts w:eastAsiaTheme="minorHAnsi"/>
        </w:rPr>
        <w:t xml:space="preserve">　「販売先」とは、第1条の目的のために、乙が撮影データの提供先として選定する国内外の企業、研究機関その他の第三者をいう。</w:t>
      </w:r>
    </w:p>
    <w:p w14:paraId="34BE8ED1" w14:textId="4467B807" w:rsidR="00083A7C" w:rsidRDefault="000237E6" w:rsidP="00946CCE">
      <w:pPr>
        <w:spacing w:line="360" w:lineRule="exact"/>
        <w:ind w:leftChars="100" w:left="210"/>
        <w:rPr>
          <w:rFonts w:eastAsiaTheme="minorHAnsi"/>
        </w:rPr>
      </w:pPr>
      <w:r>
        <w:rPr>
          <w:rFonts w:eastAsiaTheme="minorHAnsi"/>
        </w:rPr>
        <w:t>5</w:t>
      </w:r>
      <w:r w:rsidR="00083A7C" w:rsidRPr="00083A7C">
        <w:rPr>
          <w:rFonts w:eastAsiaTheme="minorHAnsi"/>
        </w:rPr>
        <w:t xml:space="preserve">　「採用データ」とは、販売先が品質確認を行い、成果物として採用した撮影データをいう。</w:t>
      </w:r>
    </w:p>
    <w:p w14:paraId="7DEE777D" w14:textId="77777777" w:rsidR="006609B6" w:rsidRPr="00083A7C" w:rsidRDefault="006609B6" w:rsidP="00083A7C">
      <w:pPr>
        <w:spacing w:line="360" w:lineRule="exact"/>
        <w:rPr>
          <w:rFonts w:eastAsiaTheme="minorHAnsi"/>
        </w:rPr>
      </w:pPr>
    </w:p>
    <w:p w14:paraId="0D79B900"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3条（甲乙の役割）</w:t>
      </w:r>
    </w:p>
    <w:p w14:paraId="11BAFD02" w14:textId="77777777" w:rsidR="00083A7C" w:rsidRPr="00083A7C" w:rsidRDefault="00083A7C" w:rsidP="00946CCE">
      <w:pPr>
        <w:spacing w:line="360" w:lineRule="exact"/>
        <w:ind w:leftChars="100" w:left="210"/>
        <w:rPr>
          <w:rFonts w:eastAsiaTheme="minorHAnsi"/>
        </w:rPr>
      </w:pPr>
      <w:r w:rsidRPr="00083A7C">
        <w:rPr>
          <w:rFonts w:eastAsiaTheme="minorHAnsi"/>
        </w:rPr>
        <w:t>1　甲は、自ら運営又は管理する店舗若しくは事業所での業務の撮影を許可し、撮影可能な場所及び時間を乙に伝え、撮影に協力する者を紹介する。</w:t>
      </w:r>
    </w:p>
    <w:p w14:paraId="4D88FE8E" w14:textId="77777777" w:rsidR="00083A7C" w:rsidRDefault="00083A7C" w:rsidP="00946CCE">
      <w:pPr>
        <w:spacing w:line="360" w:lineRule="exact"/>
        <w:ind w:leftChars="100" w:left="210"/>
        <w:rPr>
          <w:rFonts w:eastAsiaTheme="minorHAnsi"/>
        </w:rPr>
      </w:pPr>
      <w:r w:rsidRPr="00083A7C">
        <w:rPr>
          <w:rFonts w:eastAsiaTheme="minorHAnsi"/>
        </w:rPr>
        <w:t>2　乙は、撮影機材及び撮影方法に加え、撮影データの管理、加工及び販売先への提供に関する事項並びに「撮影参加に関する同意書」の締結等の手続を説明する。</w:t>
      </w:r>
    </w:p>
    <w:p w14:paraId="3AD2A284" w14:textId="77777777" w:rsidR="006609B6" w:rsidRPr="00083A7C" w:rsidRDefault="006609B6" w:rsidP="00083A7C">
      <w:pPr>
        <w:spacing w:line="360" w:lineRule="exact"/>
        <w:rPr>
          <w:rFonts w:eastAsiaTheme="minorHAnsi"/>
        </w:rPr>
      </w:pPr>
    </w:p>
    <w:p w14:paraId="609DEC90" w14:textId="25892FA0" w:rsidR="006609B6"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4条（撮影参加者の同意）</w:t>
      </w:r>
    </w:p>
    <w:p w14:paraId="10AEED8B" w14:textId="77777777" w:rsidR="00083A7C" w:rsidRPr="00083A7C" w:rsidRDefault="00083A7C" w:rsidP="00946CCE">
      <w:pPr>
        <w:spacing w:line="360" w:lineRule="exact"/>
        <w:ind w:leftChars="100" w:left="210"/>
        <w:rPr>
          <w:rFonts w:eastAsiaTheme="minorHAnsi"/>
        </w:rPr>
      </w:pPr>
      <w:r w:rsidRPr="00083A7C">
        <w:rPr>
          <w:rFonts w:eastAsiaTheme="minorHAnsi"/>
        </w:rPr>
        <w:t>1　撮影参加者は、撮影開始前に乙が用意する説明を理解し、乙が定める方法で撮影データの取得を行う。</w:t>
      </w:r>
    </w:p>
    <w:p w14:paraId="21DBB368" w14:textId="77777777" w:rsidR="00083A7C" w:rsidRPr="00083A7C" w:rsidRDefault="00083A7C" w:rsidP="00946CCE">
      <w:pPr>
        <w:spacing w:line="360" w:lineRule="exact"/>
        <w:ind w:leftChars="100" w:left="210"/>
        <w:rPr>
          <w:rFonts w:eastAsiaTheme="minorHAnsi"/>
        </w:rPr>
      </w:pPr>
      <w:r w:rsidRPr="00083A7C">
        <w:rPr>
          <w:rFonts w:eastAsiaTheme="minorHAnsi"/>
        </w:rPr>
        <w:t>2　甲は、撮影を希望する者に前項の撮影参加を認めるが、本人の意思に反する者を撮影に参加させない。</w:t>
      </w:r>
    </w:p>
    <w:p w14:paraId="047E6252" w14:textId="77777777" w:rsidR="00083A7C" w:rsidRDefault="00083A7C" w:rsidP="00946CCE">
      <w:pPr>
        <w:spacing w:line="360" w:lineRule="exact"/>
        <w:ind w:leftChars="100" w:left="210"/>
        <w:rPr>
          <w:rFonts w:eastAsiaTheme="minorHAnsi"/>
        </w:rPr>
      </w:pPr>
      <w:r w:rsidRPr="00083A7C">
        <w:rPr>
          <w:rFonts w:eastAsiaTheme="minorHAnsi"/>
        </w:rPr>
        <w:t>3　甲及び乙の合意の上、撮影参加者は「撮影参加に関する同意書」に署名する。</w:t>
      </w:r>
    </w:p>
    <w:p w14:paraId="5982D379" w14:textId="77777777" w:rsidR="006609B6" w:rsidRPr="00083A7C" w:rsidRDefault="006609B6" w:rsidP="00083A7C">
      <w:pPr>
        <w:spacing w:line="360" w:lineRule="exact"/>
        <w:rPr>
          <w:rFonts w:eastAsiaTheme="minorHAnsi"/>
        </w:rPr>
      </w:pPr>
    </w:p>
    <w:p w14:paraId="7F8E867A"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5条（撮影の範囲）</w:t>
      </w:r>
    </w:p>
    <w:p w14:paraId="19C9FA59" w14:textId="77777777" w:rsidR="00083A7C" w:rsidRPr="00083A7C" w:rsidRDefault="00083A7C" w:rsidP="00946CCE">
      <w:pPr>
        <w:spacing w:line="360" w:lineRule="exact"/>
        <w:ind w:leftChars="100" w:left="210"/>
        <w:rPr>
          <w:rFonts w:eastAsiaTheme="minorHAnsi" w:hint="eastAsia"/>
        </w:rPr>
      </w:pPr>
      <w:r w:rsidRPr="00083A7C">
        <w:rPr>
          <w:rFonts w:eastAsiaTheme="minorHAnsi"/>
        </w:rPr>
        <w:lastRenderedPageBreak/>
        <w:t>1　甲は、撮影可能な時間帯、場所、業務及び場面を決めることができ、撮影を避けるべき場所、場面又は物品を指定できる。</w:t>
      </w:r>
    </w:p>
    <w:p w14:paraId="7495DDC1" w14:textId="77777777" w:rsidR="00083A7C" w:rsidRPr="00083A7C" w:rsidRDefault="00083A7C" w:rsidP="00946CCE">
      <w:pPr>
        <w:spacing w:line="360" w:lineRule="exact"/>
        <w:ind w:leftChars="100" w:left="210"/>
        <w:rPr>
          <w:rFonts w:eastAsiaTheme="minorHAnsi"/>
        </w:rPr>
      </w:pPr>
      <w:r w:rsidRPr="00083A7C">
        <w:rPr>
          <w:rFonts w:eastAsiaTheme="minorHAnsi"/>
        </w:rPr>
        <w:t>2　甲及び乙は、撮影参加者ではない者を意図して撮影の対象にしない。</w:t>
      </w:r>
    </w:p>
    <w:p w14:paraId="26F61D4B" w14:textId="15832894" w:rsidR="00436F07" w:rsidRPr="00AC6AB0" w:rsidRDefault="00083A7C" w:rsidP="009C6216">
      <w:pPr>
        <w:spacing w:line="360" w:lineRule="exact"/>
        <w:ind w:leftChars="100" w:left="210"/>
        <w:rPr>
          <w:color w:val="000000" w:themeColor="text1"/>
        </w:rPr>
      </w:pPr>
      <w:r w:rsidRPr="00083A7C">
        <w:rPr>
          <w:rFonts w:eastAsiaTheme="minorHAnsi"/>
        </w:rPr>
        <w:t xml:space="preserve">3　</w:t>
      </w:r>
      <w:r w:rsidR="00436F07" w:rsidRPr="009C6216">
        <w:rPr>
          <w:color w:val="000000" w:themeColor="text1"/>
        </w:rPr>
        <w:t>甲は、乙が指定する方法</w:t>
      </w:r>
      <w:r w:rsidR="0005345F" w:rsidRPr="009C6216">
        <w:rPr>
          <w:rFonts w:hint="eastAsia"/>
          <w:color w:val="000000" w:themeColor="text1"/>
        </w:rPr>
        <w:t>による</w:t>
      </w:r>
      <w:r w:rsidR="00436F07" w:rsidRPr="009C6216">
        <w:rPr>
          <w:color w:val="000000" w:themeColor="text1"/>
        </w:rPr>
        <w:t>撮影データを</w:t>
      </w:r>
      <w:r w:rsidR="0005345F" w:rsidRPr="009C6216">
        <w:rPr>
          <w:rFonts w:hint="eastAsia"/>
          <w:color w:val="000000" w:themeColor="text1"/>
        </w:rPr>
        <w:t>確認し</w:t>
      </w:r>
      <w:r w:rsidR="00436F07" w:rsidRPr="009C6216">
        <w:rPr>
          <w:rFonts w:hint="eastAsia"/>
          <w:color w:val="000000" w:themeColor="text1"/>
        </w:rPr>
        <w:t>「承認済」として</w:t>
      </w:r>
      <w:r w:rsidR="00436F07" w:rsidRPr="009C6216">
        <w:rPr>
          <w:color w:val="000000" w:themeColor="text1"/>
        </w:rPr>
        <w:t>販売先へ</w:t>
      </w:r>
      <w:r w:rsidR="00436F07" w:rsidRPr="009C6216">
        <w:rPr>
          <w:rFonts w:hint="eastAsia"/>
          <w:color w:val="000000" w:themeColor="text1"/>
        </w:rPr>
        <w:t>の</w:t>
      </w:r>
      <w:r w:rsidR="00436F07" w:rsidRPr="009C6216">
        <w:rPr>
          <w:color w:val="000000" w:themeColor="text1"/>
        </w:rPr>
        <w:t>提供を認める</w:t>
      </w:r>
      <w:r w:rsidR="00436F07" w:rsidRPr="009C6216">
        <w:rPr>
          <w:rFonts w:hint="eastAsia"/>
          <w:color w:val="000000" w:themeColor="text1"/>
        </w:rPr>
        <w:t>。承認は、乙が指定する共有フォルダへの</w:t>
      </w:r>
      <w:r w:rsidR="0005345F" w:rsidRPr="009C6216">
        <w:rPr>
          <w:rFonts w:hint="eastAsia"/>
          <w:color w:val="000000" w:themeColor="text1"/>
        </w:rPr>
        <w:t>移動や乙</w:t>
      </w:r>
      <w:r w:rsidR="00D34772" w:rsidRPr="009C6216">
        <w:rPr>
          <w:rFonts w:hint="eastAsia"/>
          <w:color w:val="000000" w:themeColor="text1"/>
        </w:rPr>
        <w:t>が提供する</w:t>
      </w:r>
      <w:r w:rsidR="0005345F" w:rsidRPr="009C6216">
        <w:rPr>
          <w:rFonts w:hint="eastAsia"/>
          <w:color w:val="000000" w:themeColor="text1"/>
        </w:rPr>
        <w:t>管理画面上での操作等による</w:t>
      </w:r>
      <w:r w:rsidR="0005345F" w:rsidRPr="00AC6AB0">
        <w:rPr>
          <w:rFonts w:hint="eastAsia"/>
          <w:color w:val="000000" w:themeColor="text1"/>
        </w:rPr>
        <w:t>電磁的方法で行う。</w:t>
      </w:r>
    </w:p>
    <w:p w14:paraId="159A01F5" w14:textId="7F71162D" w:rsidR="00CE692D" w:rsidRPr="00AC6AB0" w:rsidRDefault="00AC0A0C" w:rsidP="009C6216">
      <w:pPr>
        <w:spacing w:line="360" w:lineRule="exact"/>
        <w:ind w:leftChars="100" w:left="210"/>
        <w:rPr>
          <w:rFonts w:eastAsiaTheme="minorHAnsi"/>
          <w:color w:val="000000" w:themeColor="text1"/>
        </w:rPr>
      </w:pPr>
      <w:r w:rsidRPr="00AC6AB0">
        <w:rPr>
          <w:rFonts w:eastAsiaTheme="minorHAnsi"/>
          <w:color w:val="000000" w:themeColor="text1"/>
        </w:rPr>
        <w:t>4　乙は、甲により「承認済」とされた撮影データについて、甲が匿名化処理後の内容を確認するための期間として、匿名化処理の完了後7日間は、当該撮影データを販売先に提供しない。</w:t>
      </w:r>
    </w:p>
    <w:p w14:paraId="60E0DA33" w14:textId="77777777" w:rsidR="00436F07" w:rsidRPr="0005345F" w:rsidRDefault="00436F07" w:rsidP="00083A7C">
      <w:pPr>
        <w:spacing w:line="360" w:lineRule="exact"/>
        <w:rPr>
          <w:rFonts w:eastAsiaTheme="minorHAnsi"/>
          <w:color w:val="EE0000"/>
          <w:u w:val="single"/>
        </w:rPr>
      </w:pPr>
    </w:p>
    <w:p w14:paraId="405DB68F"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6条（撮影データの利用及び提供）</w:t>
      </w:r>
    </w:p>
    <w:p w14:paraId="663163EA" w14:textId="77777777" w:rsidR="00083A7C" w:rsidRDefault="00083A7C" w:rsidP="00946CCE">
      <w:pPr>
        <w:spacing w:line="360" w:lineRule="exact"/>
        <w:ind w:leftChars="100" w:left="210"/>
        <w:rPr>
          <w:ins w:id="0" w:author="森 雄大" w:date="2026-09-08T17:04:00Z" w16du:dateUtc="2026-09-08T08:04:00Z"/>
          <w:rFonts w:eastAsiaTheme="minorHAnsi"/>
        </w:rPr>
      </w:pPr>
      <w:r w:rsidRPr="00083A7C">
        <w:rPr>
          <w:rFonts w:eastAsiaTheme="minorHAnsi"/>
        </w:rPr>
        <w:t>1　甲は、第1条の目的に従い、乙が撮影データの保管、複製、加工及び分析とともに、販売先への提案、確認及び提供を行うことに同意する。</w:t>
      </w:r>
    </w:p>
    <w:p w14:paraId="0FD2EB4B" w14:textId="02E8CA95" w:rsidR="00083A7C" w:rsidRDefault="00083A7C" w:rsidP="00946CCE">
      <w:pPr>
        <w:spacing w:line="360" w:lineRule="exact"/>
        <w:ind w:leftChars="100" w:left="210"/>
        <w:rPr>
          <w:rFonts w:eastAsiaTheme="minorHAnsi"/>
        </w:rPr>
      </w:pPr>
      <w:r w:rsidRPr="00083A7C">
        <w:rPr>
          <w:rFonts w:eastAsiaTheme="minorHAnsi"/>
        </w:rPr>
        <w:t>2　乙は、撮影データを第1条の目的以外に使用せず、販売先に対しても目的以外の利用は認めない。</w:t>
      </w:r>
    </w:p>
    <w:p w14:paraId="0FBAC04D" w14:textId="590AEF4F" w:rsidR="00A361C0" w:rsidRDefault="00A361C0" w:rsidP="00A361C0">
      <w:pPr>
        <w:spacing w:line="360" w:lineRule="exact"/>
        <w:ind w:leftChars="100" w:left="210"/>
      </w:pPr>
      <w:r>
        <w:t>3</w:t>
      </w:r>
      <w:r w:rsidRPr="00083A7C">
        <w:rPr>
          <w:rFonts w:eastAsiaTheme="minorHAnsi"/>
        </w:rPr>
        <w:t xml:space="preserve">　</w:t>
      </w:r>
      <w:r w:rsidR="009279DF">
        <w:t>乙は、第1条の目的を達成するために必要な範囲で、撮影データの保管、複製、加工、匿名化及び分析並びに販売先への提案、確認及び提供に関する業務の全部又は一部を第三者に委託することができる。この場合、乙は、委託先に対し、委託業務以外の目的での利用及び乙が認めた販売先以外の第三者への提供を認めず、撮影データが適切に管理されるよう必要かつ適切な監督を行う。</w:t>
      </w:r>
    </w:p>
    <w:p w14:paraId="0B4B7212" w14:textId="4E872706" w:rsidR="00531C2D" w:rsidRPr="00531C2D" w:rsidRDefault="00D9407E">
      <w:pPr>
        <w:spacing w:line="360" w:lineRule="exact"/>
        <w:ind w:leftChars="100" w:left="210"/>
        <w:rPr>
          <w:rFonts w:eastAsiaTheme="minorHAnsi"/>
          <w:color w:val="EE0000"/>
        </w:rPr>
        <w:pPrChange w:id="1" w:author="森 雄大" w:date="2026-09-09T11:36:00Z" w16du:dateUtc="2026-09-09T02:36:00Z">
          <w:pPr>
            <w:spacing w:line="360" w:lineRule="exact"/>
          </w:pPr>
        </w:pPrChange>
      </w:pPr>
      <w:r w:rsidRPr="00D9407E">
        <w:t>4　乙は、甲から求めがあった場合、本合意に基づく撮影データを取り扱う委託先の名称及び当該委託先に委託する業務の内容を甲に伝える。</w:t>
      </w:r>
    </w:p>
    <w:p w14:paraId="29994336" w14:textId="6AF944B6" w:rsidR="00083A7C" w:rsidRPr="00083A7C" w:rsidRDefault="00D34772" w:rsidP="00946CCE">
      <w:pPr>
        <w:spacing w:line="360" w:lineRule="exact"/>
        <w:ind w:leftChars="100" w:left="210"/>
        <w:rPr>
          <w:rFonts w:eastAsiaTheme="minorHAnsi"/>
        </w:rPr>
      </w:pPr>
      <w:r>
        <w:rPr>
          <w:rFonts w:eastAsiaTheme="minorHAnsi"/>
        </w:rPr>
        <w:t>5</w:t>
      </w:r>
      <w:r w:rsidR="00083A7C" w:rsidRPr="00083A7C">
        <w:rPr>
          <w:rFonts w:eastAsiaTheme="minorHAnsi"/>
        </w:rPr>
        <w:t xml:space="preserve">　乙は、甲の承認を得ることなく、販売先を選定し、</w:t>
      </w:r>
      <w:r w:rsidR="000237E6" w:rsidRPr="000237E6">
        <w:rPr>
          <w:rFonts w:eastAsiaTheme="minorHAnsi"/>
        </w:rPr>
        <w:t>又は委託先に販売先を選定させることができる。</w:t>
      </w:r>
    </w:p>
    <w:p w14:paraId="77B43379" w14:textId="77CDDF0B" w:rsidR="00083A7C" w:rsidRPr="00083A7C" w:rsidRDefault="00D34772" w:rsidP="00946CCE">
      <w:pPr>
        <w:spacing w:line="360" w:lineRule="exact"/>
        <w:ind w:leftChars="100" w:left="210"/>
        <w:rPr>
          <w:rFonts w:eastAsiaTheme="minorHAnsi"/>
        </w:rPr>
      </w:pPr>
      <w:r>
        <w:rPr>
          <w:rFonts w:eastAsiaTheme="minorHAnsi"/>
        </w:rPr>
        <w:t>6</w:t>
      </w:r>
      <w:r w:rsidR="00083A7C" w:rsidRPr="00083A7C">
        <w:rPr>
          <w:rFonts w:eastAsiaTheme="minorHAnsi"/>
        </w:rPr>
        <w:t xml:space="preserve">　乙は、第1条に定める目的の範囲内であっても、撮影データを次の各号に掲げる目的に利用しない。</w:t>
      </w:r>
    </w:p>
    <w:p w14:paraId="5727A663" w14:textId="77777777" w:rsidR="00083A7C" w:rsidRPr="00083A7C" w:rsidRDefault="00083A7C" w:rsidP="00946CCE">
      <w:pPr>
        <w:spacing w:line="360" w:lineRule="exact"/>
        <w:ind w:leftChars="100" w:left="210"/>
        <w:rPr>
          <w:rFonts w:eastAsiaTheme="minorHAnsi"/>
        </w:rPr>
      </w:pPr>
      <w:r w:rsidRPr="00083A7C">
        <w:rPr>
          <w:rFonts w:eastAsiaTheme="minorHAnsi" w:hint="eastAsia"/>
        </w:rPr>
        <w:t xml:space="preserve">　</w:t>
      </w:r>
      <w:r w:rsidRPr="00083A7C">
        <w:rPr>
          <w:rFonts w:eastAsiaTheme="minorHAnsi"/>
        </w:rPr>
        <w:t>(1) 撮影された個人の特定又は追跡</w:t>
      </w:r>
    </w:p>
    <w:p w14:paraId="2727005A" w14:textId="77777777" w:rsidR="00083A7C" w:rsidRPr="00083A7C" w:rsidRDefault="00083A7C" w:rsidP="00946CCE">
      <w:pPr>
        <w:spacing w:line="360" w:lineRule="exact"/>
        <w:ind w:leftChars="100" w:left="210"/>
        <w:rPr>
          <w:rFonts w:eastAsiaTheme="minorHAnsi"/>
        </w:rPr>
      </w:pPr>
      <w:r w:rsidRPr="00083A7C">
        <w:rPr>
          <w:rFonts w:eastAsiaTheme="minorHAnsi" w:hint="eastAsia"/>
        </w:rPr>
        <w:t xml:space="preserve">　</w:t>
      </w:r>
      <w:r w:rsidRPr="00083A7C">
        <w:rPr>
          <w:rFonts w:eastAsiaTheme="minorHAnsi"/>
        </w:rPr>
        <w:t>(2) 勤務状況の監視、人事評価又は採否判断への利用</w:t>
      </w:r>
    </w:p>
    <w:p w14:paraId="17EBB632" w14:textId="48B9606C" w:rsidR="006609B6" w:rsidRPr="00083A7C" w:rsidRDefault="00083A7C" w:rsidP="00946CCE">
      <w:pPr>
        <w:spacing w:line="360" w:lineRule="exact"/>
        <w:ind w:leftChars="100" w:left="210"/>
        <w:rPr>
          <w:rFonts w:eastAsiaTheme="minorHAnsi"/>
        </w:rPr>
      </w:pPr>
      <w:r w:rsidRPr="00083A7C">
        <w:rPr>
          <w:rFonts w:eastAsiaTheme="minorHAnsi" w:hint="eastAsia"/>
        </w:rPr>
        <w:t xml:space="preserve">　</w:t>
      </w:r>
      <w:r w:rsidRPr="00083A7C">
        <w:rPr>
          <w:rFonts w:eastAsiaTheme="minorHAnsi"/>
        </w:rPr>
        <w:t>(3) 広告又は娯楽コンテンツとしての公開</w:t>
      </w:r>
    </w:p>
    <w:p w14:paraId="64DEF9E6" w14:textId="2FF29C9D" w:rsidR="00083A7C" w:rsidRDefault="00D34772" w:rsidP="00946CCE">
      <w:pPr>
        <w:spacing w:line="360" w:lineRule="exact"/>
        <w:ind w:leftChars="100" w:left="210"/>
        <w:rPr>
          <w:rFonts w:eastAsiaTheme="minorHAnsi"/>
        </w:rPr>
      </w:pPr>
      <w:r>
        <w:rPr>
          <w:rFonts w:eastAsiaTheme="minorHAnsi"/>
        </w:rPr>
        <w:t>7</w:t>
      </w:r>
      <w:r w:rsidR="00083A7C" w:rsidRPr="00083A7C">
        <w:rPr>
          <w:rFonts w:eastAsiaTheme="minorHAnsi"/>
        </w:rPr>
        <w:t xml:space="preserve">　甲は、乙の承諾を得ることなく、撮影データを第三者に販売又は提供することができない。</w:t>
      </w:r>
    </w:p>
    <w:p w14:paraId="5C18D026" w14:textId="77777777" w:rsidR="006609B6" w:rsidRPr="00083A7C" w:rsidRDefault="006609B6" w:rsidP="00083A7C">
      <w:pPr>
        <w:spacing w:line="360" w:lineRule="exact"/>
        <w:rPr>
          <w:rFonts w:eastAsiaTheme="minorHAnsi"/>
        </w:rPr>
      </w:pPr>
    </w:p>
    <w:p w14:paraId="5925C784"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7条（撮影協力費）</w:t>
      </w:r>
    </w:p>
    <w:p w14:paraId="706138DA" w14:textId="10E5D8B6" w:rsidR="00AC0A0C" w:rsidRPr="00AC0A0C" w:rsidRDefault="00AC0A0C" w:rsidP="00AC6AB0">
      <w:pPr>
        <w:spacing w:line="360" w:lineRule="exact"/>
        <w:ind w:leftChars="100" w:left="210"/>
        <w:rPr>
          <w:rFonts w:eastAsiaTheme="minorHAnsi" w:hint="eastAsia"/>
        </w:rPr>
      </w:pPr>
      <w:r w:rsidRPr="00AC0A0C">
        <w:rPr>
          <w:rFonts w:eastAsiaTheme="minorHAnsi"/>
        </w:rPr>
        <w:t>1　乙は、採用データの提供に係る対価を販売先又は委託先から受領した場合、採用データの時間及び予め定めた単価に基づき、甲に撮影協力費を支払う。撮影協力費は、乙が当該対価を受領した月の末日で締め、翌月末日までに甲の指定口座へ支払う。振込手数料は乙が負担する。</w:t>
      </w:r>
    </w:p>
    <w:p w14:paraId="0AB154FD" w14:textId="4950DB2C" w:rsidR="00AC0A0C" w:rsidRPr="00AC6AB0" w:rsidRDefault="00AC0A0C" w:rsidP="00AC6AB0">
      <w:pPr>
        <w:spacing w:line="360" w:lineRule="exact"/>
        <w:ind w:leftChars="100" w:left="210"/>
        <w:rPr>
          <w:rFonts w:eastAsiaTheme="minorHAnsi" w:hint="eastAsia"/>
        </w:rPr>
      </w:pPr>
      <w:r w:rsidRPr="00AC0A0C">
        <w:rPr>
          <w:rFonts w:eastAsiaTheme="minorHAnsi"/>
        </w:rPr>
        <w:t>2　販売先に採用されなかった撮影データに対して、撮影協力費は発生しない。</w:t>
      </w:r>
    </w:p>
    <w:p w14:paraId="607E3C7D" w14:textId="5016364A" w:rsidR="00AC0A0C" w:rsidRDefault="00AC0A0C" w:rsidP="00AC0A0C">
      <w:pPr>
        <w:spacing w:line="360" w:lineRule="exact"/>
        <w:ind w:leftChars="100" w:left="210"/>
        <w:rPr>
          <w:rFonts w:eastAsiaTheme="minorHAnsi"/>
        </w:rPr>
      </w:pPr>
      <w:r w:rsidRPr="00AC0A0C">
        <w:rPr>
          <w:rFonts w:eastAsiaTheme="minorHAnsi"/>
        </w:rPr>
        <w:t>3　撮影協力費の単価等の条件は、撮影開始前に、乙が別途電子メール、メッセージ等の記録の残る方法により甲に提示する。</w:t>
      </w:r>
    </w:p>
    <w:p w14:paraId="01E5C23F" w14:textId="77777777" w:rsidR="006609B6" w:rsidRPr="00083A7C" w:rsidRDefault="006609B6" w:rsidP="00083A7C">
      <w:pPr>
        <w:spacing w:line="360" w:lineRule="exact"/>
        <w:rPr>
          <w:rFonts w:eastAsiaTheme="minorHAnsi"/>
        </w:rPr>
      </w:pPr>
    </w:p>
    <w:p w14:paraId="5EAAB81B" w14:textId="77777777" w:rsidR="00083A7C" w:rsidRPr="00083A7C" w:rsidRDefault="00083A7C" w:rsidP="00083A7C">
      <w:pPr>
        <w:spacing w:line="360" w:lineRule="exact"/>
        <w:rPr>
          <w:rFonts w:eastAsiaTheme="minorHAnsi"/>
        </w:rPr>
      </w:pPr>
      <w:r w:rsidRPr="00083A7C">
        <w:rPr>
          <w:rFonts w:eastAsiaTheme="minorHAnsi" w:hint="eastAsia"/>
        </w:rPr>
        <w:lastRenderedPageBreak/>
        <w:t>第</w:t>
      </w:r>
      <w:r w:rsidRPr="00083A7C">
        <w:rPr>
          <w:rFonts w:eastAsiaTheme="minorHAnsi"/>
        </w:rPr>
        <w:t>8条（撮影データ及び許可記録の管理）</w:t>
      </w:r>
    </w:p>
    <w:p w14:paraId="5665BA80" w14:textId="77777777" w:rsidR="00083A7C" w:rsidRPr="00083A7C" w:rsidRDefault="00083A7C" w:rsidP="00946CCE">
      <w:pPr>
        <w:spacing w:line="360" w:lineRule="exact"/>
        <w:ind w:leftChars="100" w:left="210"/>
        <w:rPr>
          <w:rFonts w:eastAsiaTheme="minorHAnsi"/>
        </w:rPr>
      </w:pPr>
      <w:r w:rsidRPr="00083A7C">
        <w:rPr>
          <w:rFonts w:eastAsiaTheme="minorHAnsi"/>
        </w:rPr>
        <w:t>1　乙は、撮影データ及び撮影に関する各種同意書の記録を適切に管理する。</w:t>
      </w:r>
    </w:p>
    <w:p w14:paraId="17B0A069" w14:textId="77777777" w:rsidR="00083A7C" w:rsidRPr="00083A7C" w:rsidRDefault="00083A7C" w:rsidP="00946CCE">
      <w:pPr>
        <w:spacing w:line="360" w:lineRule="exact"/>
        <w:ind w:leftChars="100" w:left="210"/>
        <w:rPr>
          <w:rFonts w:eastAsiaTheme="minorHAnsi"/>
        </w:rPr>
      </w:pPr>
      <w:r w:rsidRPr="00083A7C">
        <w:rPr>
          <w:rFonts w:eastAsiaTheme="minorHAnsi"/>
        </w:rPr>
        <w:t>2　乙は、記録の全部又は一部を販売先に開示することができる。</w:t>
      </w:r>
    </w:p>
    <w:p w14:paraId="6E06A2CD" w14:textId="77777777" w:rsidR="00083A7C" w:rsidRDefault="00083A7C" w:rsidP="00946CCE">
      <w:pPr>
        <w:spacing w:line="360" w:lineRule="exact"/>
        <w:ind w:leftChars="100" w:left="210"/>
        <w:rPr>
          <w:rFonts w:eastAsiaTheme="minorHAnsi"/>
        </w:rPr>
      </w:pPr>
      <w:r w:rsidRPr="00083A7C">
        <w:rPr>
          <w:rFonts w:eastAsiaTheme="minorHAnsi"/>
        </w:rPr>
        <w:t>3　乙は、甲の承諾なく、甲の名称、所在地又は撮影場所を公開しない。</w:t>
      </w:r>
    </w:p>
    <w:p w14:paraId="18FD31DD" w14:textId="77777777" w:rsidR="006609B6" w:rsidRPr="00083A7C" w:rsidRDefault="006609B6" w:rsidP="00083A7C">
      <w:pPr>
        <w:spacing w:line="360" w:lineRule="exact"/>
        <w:rPr>
          <w:rFonts w:eastAsiaTheme="minorHAnsi"/>
        </w:rPr>
      </w:pPr>
    </w:p>
    <w:p w14:paraId="0FA07754"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9条（撮影の中止及び削除）</w:t>
      </w:r>
    </w:p>
    <w:p w14:paraId="1A0E97BA" w14:textId="77777777" w:rsidR="00083A7C" w:rsidRPr="00083A7C" w:rsidRDefault="00083A7C" w:rsidP="00946CCE">
      <w:pPr>
        <w:spacing w:line="360" w:lineRule="exact"/>
        <w:ind w:leftChars="100" w:left="210"/>
        <w:rPr>
          <w:rFonts w:eastAsiaTheme="minorHAnsi"/>
        </w:rPr>
      </w:pPr>
      <w:r w:rsidRPr="00083A7C">
        <w:rPr>
          <w:rFonts w:eastAsiaTheme="minorHAnsi"/>
        </w:rPr>
        <w:t>1　甲及び撮影参加者は、いつでも撮影の中止を申し出ることができる。</w:t>
      </w:r>
    </w:p>
    <w:p w14:paraId="3CDF759D" w14:textId="77777777" w:rsidR="00083A7C" w:rsidRPr="00083A7C" w:rsidRDefault="00083A7C" w:rsidP="00946CCE">
      <w:pPr>
        <w:spacing w:line="360" w:lineRule="exact"/>
        <w:ind w:leftChars="100" w:left="210"/>
        <w:rPr>
          <w:rFonts w:eastAsiaTheme="minorHAnsi"/>
        </w:rPr>
      </w:pPr>
      <w:r w:rsidRPr="00083A7C">
        <w:rPr>
          <w:rFonts w:eastAsiaTheme="minorHAnsi"/>
        </w:rPr>
        <w:t>2　甲又は撮影参加者は、販売先に提供される前の撮影データの削除を乙に求めることができる。乙は、対象となる撮影データを削除する。</w:t>
      </w:r>
    </w:p>
    <w:p w14:paraId="63AFE6F8" w14:textId="77777777" w:rsidR="00083A7C" w:rsidRDefault="00083A7C" w:rsidP="00946CCE">
      <w:pPr>
        <w:spacing w:line="360" w:lineRule="exact"/>
        <w:ind w:leftChars="100" w:left="210"/>
        <w:rPr>
          <w:rFonts w:eastAsiaTheme="minorHAnsi"/>
        </w:rPr>
      </w:pPr>
      <w:r w:rsidRPr="00083A7C">
        <w:rPr>
          <w:rFonts w:eastAsiaTheme="minorHAnsi"/>
        </w:rPr>
        <w:t>3　甲又は撮影参加者から、販売先へ提供済みの撮影データの利用停止又は削除の要請があった場合、乙は、その内容を販売先に伝え、対象となる撮影データの利用停止又は削除を求めるが、対象となる全ての撮影データの回収及び削除は保証しない。</w:t>
      </w:r>
    </w:p>
    <w:p w14:paraId="6687C593" w14:textId="77777777" w:rsidR="006609B6" w:rsidRPr="00083A7C" w:rsidRDefault="006609B6" w:rsidP="00083A7C">
      <w:pPr>
        <w:spacing w:line="360" w:lineRule="exact"/>
        <w:rPr>
          <w:rFonts w:eastAsiaTheme="minorHAnsi"/>
        </w:rPr>
      </w:pPr>
    </w:p>
    <w:p w14:paraId="6E3C9740"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10条（撮影機材）</w:t>
      </w:r>
    </w:p>
    <w:p w14:paraId="25836651" w14:textId="77777777" w:rsidR="00083A7C" w:rsidRPr="00083A7C" w:rsidRDefault="00083A7C" w:rsidP="00946CCE">
      <w:pPr>
        <w:spacing w:line="360" w:lineRule="exact"/>
        <w:ind w:leftChars="100" w:left="210"/>
        <w:rPr>
          <w:rFonts w:eastAsiaTheme="minorHAnsi"/>
        </w:rPr>
      </w:pPr>
      <w:r w:rsidRPr="00083A7C">
        <w:rPr>
          <w:rFonts w:eastAsiaTheme="minorHAnsi"/>
        </w:rPr>
        <w:t>1　乙は、撮影において必要な機材を甲に貸与する。</w:t>
      </w:r>
    </w:p>
    <w:p w14:paraId="3CF8F2D7" w14:textId="77777777" w:rsidR="00083A7C" w:rsidRPr="00083A7C" w:rsidRDefault="00083A7C" w:rsidP="00946CCE">
      <w:pPr>
        <w:spacing w:line="360" w:lineRule="exact"/>
        <w:ind w:leftChars="100" w:left="210"/>
        <w:rPr>
          <w:rFonts w:eastAsiaTheme="minorHAnsi"/>
        </w:rPr>
      </w:pPr>
      <w:r w:rsidRPr="00083A7C">
        <w:rPr>
          <w:rFonts w:eastAsiaTheme="minorHAnsi"/>
        </w:rPr>
        <w:t>2　甲は、貸与された機材を撮影にのみ使用し、紛失、故障又は破損が生じた場合は、乙にその旨を伝える。</w:t>
      </w:r>
    </w:p>
    <w:p w14:paraId="3588EB89" w14:textId="77777777" w:rsidR="00083A7C" w:rsidRPr="00083A7C" w:rsidRDefault="00083A7C" w:rsidP="00946CCE">
      <w:pPr>
        <w:spacing w:line="360" w:lineRule="exact"/>
        <w:ind w:leftChars="100" w:left="210"/>
        <w:rPr>
          <w:rFonts w:eastAsiaTheme="minorHAnsi"/>
        </w:rPr>
      </w:pPr>
      <w:r w:rsidRPr="00083A7C">
        <w:rPr>
          <w:rFonts w:eastAsiaTheme="minorHAnsi"/>
        </w:rPr>
        <w:t>3　甲は、本合意が終了した時、又は乙から返却を求められた時、遅滞なく貸与された機材を乙に返却する。</w:t>
      </w:r>
    </w:p>
    <w:p w14:paraId="60C0C0E8" w14:textId="77777777" w:rsidR="00083A7C" w:rsidRDefault="00083A7C" w:rsidP="00946CCE">
      <w:pPr>
        <w:spacing w:line="360" w:lineRule="exact"/>
        <w:ind w:leftChars="100" w:left="210"/>
        <w:rPr>
          <w:rFonts w:eastAsiaTheme="minorHAnsi"/>
        </w:rPr>
      </w:pPr>
      <w:r w:rsidRPr="00083A7C">
        <w:rPr>
          <w:rFonts w:eastAsiaTheme="minorHAnsi"/>
        </w:rPr>
        <w:t>4　甲は、通常の使用による故障、劣化又は消耗に責任を負わないが、甲又は撮影参加者の故意又は重大な過失によって機材が紛失又は破損した場合、甲及び乙で責任分担を協議する。</w:t>
      </w:r>
    </w:p>
    <w:p w14:paraId="5E0FB0BA" w14:textId="77777777" w:rsidR="006609B6" w:rsidRPr="00083A7C" w:rsidRDefault="006609B6" w:rsidP="00083A7C">
      <w:pPr>
        <w:spacing w:line="360" w:lineRule="exact"/>
        <w:rPr>
          <w:rFonts w:eastAsiaTheme="minorHAnsi"/>
        </w:rPr>
      </w:pPr>
    </w:p>
    <w:p w14:paraId="5DB571D3"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11条（有効期間及び解除）</w:t>
      </w:r>
    </w:p>
    <w:p w14:paraId="14DC9AEC" w14:textId="77777777" w:rsidR="00083A7C" w:rsidRPr="00083A7C" w:rsidRDefault="00083A7C" w:rsidP="00946CCE">
      <w:pPr>
        <w:spacing w:line="360" w:lineRule="exact"/>
        <w:ind w:leftChars="100" w:left="210"/>
        <w:rPr>
          <w:rFonts w:eastAsiaTheme="minorHAnsi"/>
        </w:rPr>
      </w:pPr>
      <w:r w:rsidRPr="00083A7C">
        <w:rPr>
          <w:rFonts w:eastAsiaTheme="minorHAnsi"/>
        </w:rPr>
        <w:t>1　本合意書は、甲及び乙の締結後に効力を生じ、甲又は乙より解除の申出があるまで継続する。</w:t>
      </w:r>
    </w:p>
    <w:p w14:paraId="6E301F75" w14:textId="77777777" w:rsidR="00083A7C" w:rsidRPr="00083A7C" w:rsidRDefault="00083A7C" w:rsidP="00946CCE">
      <w:pPr>
        <w:spacing w:line="360" w:lineRule="exact"/>
        <w:ind w:leftChars="100" w:left="210"/>
        <w:rPr>
          <w:rFonts w:eastAsiaTheme="minorHAnsi"/>
        </w:rPr>
      </w:pPr>
      <w:r w:rsidRPr="00083A7C">
        <w:rPr>
          <w:rFonts w:eastAsiaTheme="minorHAnsi"/>
        </w:rPr>
        <w:t>2　甲及び乙は、相手方に書面又は記録の残る電子的な方法で伝えることにより、いつでも本合意を終了できる。</w:t>
      </w:r>
    </w:p>
    <w:p w14:paraId="4733AF88" w14:textId="77777777" w:rsidR="00083A7C" w:rsidRPr="00083A7C" w:rsidRDefault="00083A7C" w:rsidP="00946CCE">
      <w:pPr>
        <w:spacing w:line="360" w:lineRule="exact"/>
        <w:ind w:leftChars="100" w:left="210"/>
        <w:rPr>
          <w:rFonts w:eastAsiaTheme="minorHAnsi"/>
        </w:rPr>
      </w:pPr>
      <w:r w:rsidRPr="00083A7C">
        <w:rPr>
          <w:rFonts w:eastAsiaTheme="minorHAnsi"/>
        </w:rPr>
        <w:t>3　本合意が終了した場合、乙は、販売先への提供前の撮影データを速やかに削除する。</w:t>
      </w:r>
    </w:p>
    <w:p w14:paraId="24E1E121" w14:textId="77777777" w:rsidR="00083A7C" w:rsidRPr="00083A7C" w:rsidRDefault="00083A7C" w:rsidP="00946CCE">
      <w:pPr>
        <w:spacing w:line="360" w:lineRule="exact"/>
        <w:ind w:leftChars="100" w:left="210"/>
        <w:rPr>
          <w:rFonts w:eastAsiaTheme="minorHAnsi"/>
        </w:rPr>
      </w:pPr>
      <w:r w:rsidRPr="00083A7C">
        <w:rPr>
          <w:rFonts w:eastAsiaTheme="minorHAnsi"/>
        </w:rPr>
        <w:t>4　販売先へ提供済みの撮影データは、本合意書の終了後も、当該販売先による第6条の範囲内での利用を認めるものとし、第9条第3項を適用する。</w:t>
      </w:r>
    </w:p>
    <w:p w14:paraId="088677F9" w14:textId="77777777" w:rsidR="00083A7C" w:rsidRDefault="00083A7C" w:rsidP="00946CCE">
      <w:pPr>
        <w:spacing w:line="360" w:lineRule="exact"/>
        <w:ind w:leftChars="100" w:left="210"/>
        <w:rPr>
          <w:rFonts w:eastAsiaTheme="minorHAnsi"/>
        </w:rPr>
      </w:pPr>
      <w:r w:rsidRPr="00083A7C">
        <w:rPr>
          <w:rFonts w:eastAsiaTheme="minorHAnsi"/>
        </w:rPr>
        <w:t>5　本合意の終了前に提供された撮影データが終了後に採用された場合も、乙は、第7条に従って撮影協力費を支払う。</w:t>
      </w:r>
    </w:p>
    <w:p w14:paraId="4484FF79" w14:textId="77777777" w:rsidR="006609B6" w:rsidRPr="00083A7C" w:rsidRDefault="006609B6" w:rsidP="00083A7C">
      <w:pPr>
        <w:spacing w:line="360" w:lineRule="exact"/>
        <w:rPr>
          <w:rFonts w:eastAsiaTheme="minorHAnsi"/>
        </w:rPr>
      </w:pPr>
    </w:p>
    <w:p w14:paraId="29B53BCA"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12条（機密保持）</w:t>
      </w:r>
    </w:p>
    <w:p w14:paraId="28C36DEE" w14:textId="77777777" w:rsidR="00083A7C" w:rsidRDefault="00083A7C" w:rsidP="00083A7C">
      <w:pPr>
        <w:spacing w:line="360" w:lineRule="exact"/>
        <w:rPr>
          <w:rFonts w:eastAsiaTheme="minorHAnsi"/>
        </w:rPr>
      </w:pPr>
      <w:r w:rsidRPr="00083A7C">
        <w:rPr>
          <w:rFonts w:eastAsiaTheme="minorHAnsi" w:hint="eastAsia"/>
        </w:rPr>
        <w:t xml:space="preserve">　甲は、乙の書面による承諾なく、本合意の内容及び本合意に関連して乙から受領した情報や撮影ノウハウ（以下「機密情報」という。）を第三者に漏洩してはならない。乙は、甲の書面による承諾なく、本合意の内容及び甲の業務に関する機密情報を第三者に漏洩してはならず、また、本合意の目的以外に利用してはならない。</w:t>
      </w:r>
    </w:p>
    <w:p w14:paraId="4D469F4E" w14:textId="77777777" w:rsidR="006609B6" w:rsidRPr="00083A7C" w:rsidRDefault="006609B6" w:rsidP="00083A7C">
      <w:pPr>
        <w:spacing w:line="360" w:lineRule="exact"/>
        <w:rPr>
          <w:rFonts w:eastAsiaTheme="minorHAnsi"/>
        </w:rPr>
      </w:pPr>
    </w:p>
    <w:p w14:paraId="6C5D0A1E" w14:textId="77777777" w:rsidR="00083A7C" w:rsidRPr="00083A7C" w:rsidRDefault="00083A7C" w:rsidP="00083A7C">
      <w:pPr>
        <w:spacing w:line="360" w:lineRule="exact"/>
        <w:rPr>
          <w:rFonts w:eastAsiaTheme="minorHAnsi"/>
        </w:rPr>
      </w:pPr>
      <w:r w:rsidRPr="00083A7C">
        <w:rPr>
          <w:rFonts w:eastAsiaTheme="minorHAnsi" w:hint="eastAsia"/>
        </w:rPr>
        <w:lastRenderedPageBreak/>
        <w:t>第</w:t>
      </w:r>
      <w:r w:rsidRPr="00083A7C">
        <w:rPr>
          <w:rFonts w:eastAsiaTheme="minorHAnsi"/>
        </w:rPr>
        <w:t>13条（事業の法人への引継ぎ）</w:t>
      </w:r>
    </w:p>
    <w:p w14:paraId="485A05C0" w14:textId="77777777" w:rsidR="00083A7C" w:rsidRDefault="00083A7C" w:rsidP="00083A7C">
      <w:pPr>
        <w:spacing w:line="360" w:lineRule="exact"/>
        <w:rPr>
          <w:rFonts w:eastAsiaTheme="minorHAnsi"/>
        </w:rPr>
      </w:pPr>
      <w:r w:rsidRPr="00083A7C">
        <w:rPr>
          <w:rFonts w:eastAsiaTheme="minorHAnsi" w:hint="eastAsia"/>
        </w:rPr>
        <w:t xml:space="preserve">　乙は、</w:t>
      </w:r>
      <w:proofErr w:type="spellStart"/>
      <w:r w:rsidRPr="00083A7C">
        <w:rPr>
          <w:rFonts w:eastAsiaTheme="minorHAnsi"/>
        </w:rPr>
        <w:t>RootLens</w:t>
      </w:r>
      <w:proofErr w:type="spellEnd"/>
      <w:r w:rsidRPr="00083A7C">
        <w:rPr>
          <w:rFonts w:eastAsiaTheme="minorHAnsi"/>
        </w:rPr>
        <w:t>の事業を法人化する場合、甲にその旨を伝えた上で、本合意上の地位並びに本合意に基づく乙の権利及び義務を当該法人に引き継ぐ。</w:t>
      </w:r>
    </w:p>
    <w:p w14:paraId="09F61603" w14:textId="77777777" w:rsidR="006609B6" w:rsidRPr="00083A7C" w:rsidRDefault="006609B6" w:rsidP="00083A7C">
      <w:pPr>
        <w:spacing w:line="360" w:lineRule="exact"/>
        <w:rPr>
          <w:rFonts w:eastAsiaTheme="minorHAnsi"/>
        </w:rPr>
      </w:pPr>
    </w:p>
    <w:p w14:paraId="409B8352"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14条（電子的な手続）</w:t>
      </w:r>
    </w:p>
    <w:p w14:paraId="2909C233" w14:textId="77777777" w:rsidR="00083A7C" w:rsidRDefault="00083A7C" w:rsidP="00083A7C">
      <w:pPr>
        <w:spacing w:line="360" w:lineRule="exact"/>
        <w:rPr>
          <w:rFonts w:eastAsiaTheme="minorHAnsi"/>
        </w:rPr>
      </w:pPr>
      <w:r w:rsidRPr="00083A7C">
        <w:rPr>
          <w:rFonts w:eastAsiaTheme="minorHAnsi" w:hint="eastAsia"/>
        </w:rPr>
        <w:t xml:space="preserve">　本合意の成立、案件条件の提示及び甲乙間の連絡は、書面のほか、電子メール、メッセージアプリ等の電子的な方法で行うことができる。</w:t>
      </w:r>
    </w:p>
    <w:p w14:paraId="4E24F349" w14:textId="77777777" w:rsidR="006609B6" w:rsidRPr="00083A7C" w:rsidRDefault="006609B6" w:rsidP="00083A7C">
      <w:pPr>
        <w:spacing w:line="360" w:lineRule="exact"/>
        <w:rPr>
          <w:rFonts w:eastAsiaTheme="minorHAnsi"/>
        </w:rPr>
      </w:pPr>
    </w:p>
    <w:p w14:paraId="766BD718"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15条（協議）</w:t>
      </w:r>
    </w:p>
    <w:p w14:paraId="2227B93E" w14:textId="77777777" w:rsidR="00083A7C" w:rsidRDefault="00083A7C" w:rsidP="00083A7C">
      <w:pPr>
        <w:spacing w:line="360" w:lineRule="exact"/>
        <w:rPr>
          <w:rFonts w:eastAsiaTheme="minorHAnsi"/>
        </w:rPr>
      </w:pPr>
      <w:r w:rsidRPr="00083A7C">
        <w:rPr>
          <w:rFonts w:eastAsiaTheme="minorHAnsi" w:hint="eastAsia"/>
        </w:rPr>
        <w:t xml:space="preserve">　本合意書に定めのない事項又は本合意書の解釈に疑義が生じた場合、甲及び乙は、誠実に話し合い解決する。</w:t>
      </w:r>
    </w:p>
    <w:p w14:paraId="6AF0DEE9" w14:textId="77777777" w:rsidR="006609B6" w:rsidRPr="00083A7C" w:rsidRDefault="006609B6" w:rsidP="00083A7C">
      <w:pPr>
        <w:spacing w:line="360" w:lineRule="exact"/>
        <w:rPr>
          <w:rFonts w:eastAsiaTheme="minorHAnsi"/>
        </w:rPr>
      </w:pPr>
    </w:p>
    <w:p w14:paraId="68FA4D39" w14:textId="77777777" w:rsidR="00083A7C" w:rsidRPr="00083A7C" w:rsidRDefault="00083A7C" w:rsidP="00083A7C">
      <w:pPr>
        <w:spacing w:line="360" w:lineRule="exact"/>
        <w:rPr>
          <w:rFonts w:eastAsiaTheme="minorHAnsi"/>
        </w:rPr>
      </w:pPr>
      <w:r w:rsidRPr="00083A7C">
        <w:rPr>
          <w:rFonts w:eastAsiaTheme="minorHAnsi" w:hint="eastAsia"/>
        </w:rPr>
        <w:t>第</w:t>
      </w:r>
      <w:r w:rsidRPr="00083A7C">
        <w:rPr>
          <w:rFonts w:eastAsiaTheme="minorHAnsi"/>
        </w:rPr>
        <w:t>16条（準拠法）</w:t>
      </w:r>
    </w:p>
    <w:p w14:paraId="65716B68" w14:textId="77777777" w:rsidR="00083A7C" w:rsidRPr="00083A7C" w:rsidRDefault="00083A7C" w:rsidP="00083A7C">
      <w:pPr>
        <w:spacing w:line="360" w:lineRule="exact"/>
        <w:rPr>
          <w:rFonts w:eastAsiaTheme="minorHAnsi"/>
        </w:rPr>
      </w:pPr>
      <w:r w:rsidRPr="00083A7C">
        <w:rPr>
          <w:rFonts w:eastAsiaTheme="minorHAnsi" w:hint="eastAsia"/>
        </w:rPr>
        <w:t xml:space="preserve">　本合意には、日本法を適用する。</w:t>
      </w:r>
    </w:p>
    <w:p w14:paraId="4B325D9B" w14:textId="77777777" w:rsidR="00083A7C" w:rsidRPr="00083A7C" w:rsidRDefault="00083A7C" w:rsidP="00083A7C">
      <w:pPr>
        <w:spacing w:line="360" w:lineRule="exact"/>
        <w:rPr>
          <w:rFonts w:eastAsiaTheme="minorHAnsi"/>
        </w:rPr>
      </w:pPr>
    </w:p>
    <w:p w14:paraId="663DE191" w14:textId="77777777" w:rsidR="00083A7C" w:rsidRPr="00083A7C" w:rsidRDefault="00083A7C" w:rsidP="00083A7C">
      <w:pPr>
        <w:spacing w:line="360" w:lineRule="exact"/>
        <w:rPr>
          <w:rFonts w:eastAsiaTheme="minorHAnsi"/>
        </w:rPr>
      </w:pPr>
      <w:r w:rsidRPr="00083A7C">
        <w:rPr>
          <w:rFonts w:eastAsiaTheme="minorHAnsi" w:hint="eastAsia"/>
        </w:rPr>
        <w:t xml:space="preserve">　本合意の成立を証するため、本書</w:t>
      </w:r>
      <w:r w:rsidRPr="00083A7C">
        <w:rPr>
          <w:rFonts w:eastAsiaTheme="minorHAnsi"/>
        </w:rPr>
        <w:t>2通を作成し、甲乙記名押印の上、各1通を保有する。なお、本合意を電磁的方法により締結する場合は、本合意書の電磁的記録を原本として取り扱う。</w:t>
      </w:r>
    </w:p>
    <w:p w14:paraId="6F0364D8" w14:textId="77777777" w:rsidR="00083A7C" w:rsidRPr="00083A7C" w:rsidRDefault="00083A7C" w:rsidP="00083A7C">
      <w:pPr>
        <w:spacing w:line="360" w:lineRule="exact"/>
        <w:rPr>
          <w:rFonts w:eastAsiaTheme="minorHAnsi"/>
        </w:rPr>
      </w:pPr>
    </w:p>
    <w:p w14:paraId="7040A542" w14:textId="77777777" w:rsidR="00083A7C" w:rsidRPr="00083A7C" w:rsidRDefault="00083A7C" w:rsidP="00083A7C">
      <w:pPr>
        <w:spacing w:line="360" w:lineRule="exact"/>
        <w:rPr>
          <w:rFonts w:eastAsiaTheme="minorHAnsi"/>
        </w:rPr>
      </w:pPr>
      <w:r w:rsidRPr="00083A7C">
        <w:rPr>
          <w:rFonts w:eastAsiaTheme="minorHAnsi" w:hint="eastAsia"/>
        </w:rPr>
        <w:t>【締結年】年【締結月】月【締結日】日</w:t>
      </w:r>
    </w:p>
    <w:p w14:paraId="7B10B94D" w14:textId="77777777" w:rsidR="00083A7C" w:rsidRPr="00083A7C" w:rsidRDefault="00083A7C" w:rsidP="00083A7C">
      <w:pPr>
        <w:spacing w:line="360" w:lineRule="exact"/>
        <w:rPr>
          <w:rFonts w:eastAsiaTheme="minorHAnsi"/>
        </w:rPr>
      </w:pPr>
    </w:p>
    <w:p w14:paraId="4BA1C791" w14:textId="77777777" w:rsidR="00083A7C" w:rsidRPr="00083A7C" w:rsidRDefault="00083A7C" w:rsidP="00083A7C">
      <w:pPr>
        <w:spacing w:line="360" w:lineRule="exact"/>
        <w:rPr>
          <w:rFonts w:eastAsiaTheme="minorHAnsi"/>
        </w:rPr>
      </w:pPr>
      <w:r w:rsidRPr="00083A7C">
        <w:rPr>
          <w:rFonts w:eastAsiaTheme="minorHAnsi" w:hint="eastAsia"/>
        </w:rPr>
        <w:t>（甲）　所在地　【甲の所在地】</w:t>
      </w:r>
    </w:p>
    <w:p w14:paraId="1871E49D" w14:textId="77777777" w:rsidR="00083A7C" w:rsidRPr="00083A7C" w:rsidRDefault="00083A7C" w:rsidP="00083A7C">
      <w:pPr>
        <w:spacing w:line="360" w:lineRule="exact"/>
        <w:rPr>
          <w:rFonts w:eastAsiaTheme="minorHAnsi"/>
        </w:rPr>
      </w:pPr>
      <w:r w:rsidRPr="00083A7C">
        <w:rPr>
          <w:rFonts w:eastAsiaTheme="minorHAnsi" w:hint="eastAsia"/>
        </w:rPr>
        <w:t xml:space="preserve">　　　　商号　　【甲の名称】</w:t>
      </w:r>
    </w:p>
    <w:p w14:paraId="645C13D4" w14:textId="77777777" w:rsidR="00083A7C" w:rsidRPr="00083A7C" w:rsidRDefault="00083A7C" w:rsidP="00083A7C">
      <w:pPr>
        <w:spacing w:line="360" w:lineRule="exact"/>
        <w:rPr>
          <w:rFonts w:eastAsiaTheme="minorHAnsi"/>
        </w:rPr>
      </w:pPr>
      <w:r w:rsidRPr="00083A7C">
        <w:rPr>
          <w:rFonts w:eastAsiaTheme="minorHAnsi" w:hint="eastAsia"/>
        </w:rPr>
        <w:t xml:space="preserve">　　　　代表者　【甲の代表者の役職・氏名】　　　　　　印</w:t>
      </w:r>
    </w:p>
    <w:p w14:paraId="3B71A015" w14:textId="77777777" w:rsidR="00083A7C" w:rsidRPr="00083A7C" w:rsidRDefault="00083A7C" w:rsidP="00083A7C">
      <w:pPr>
        <w:spacing w:line="360" w:lineRule="exact"/>
        <w:rPr>
          <w:rFonts w:eastAsiaTheme="minorHAnsi"/>
        </w:rPr>
      </w:pPr>
    </w:p>
    <w:p w14:paraId="111706F8" w14:textId="77777777" w:rsidR="00083A7C" w:rsidRPr="00083A7C" w:rsidRDefault="00083A7C" w:rsidP="00083A7C">
      <w:pPr>
        <w:spacing w:line="360" w:lineRule="exact"/>
        <w:rPr>
          <w:rFonts w:eastAsiaTheme="minorHAnsi"/>
          <w:lang w:eastAsia="zh-CN"/>
        </w:rPr>
      </w:pPr>
      <w:r w:rsidRPr="00083A7C">
        <w:rPr>
          <w:rFonts w:eastAsiaTheme="minorHAnsi" w:hint="eastAsia"/>
          <w:lang w:eastAsia="zh-CN"/>
        </w:rPr>
        <w:t>（乙）　所在地　大阪府豊中市永楽荘</w:t>
      </w:r>
      <w:r w:rsidRPr="00083A7C">
        <w:rPr>
          <w:rFonts w:eastAsiaTheme="minorHAnsi"/>
          <w:lang w:eastAsia="zh-CN"/>
        </w:rPr>
        <w:t>1丁目2番5号</w:t>
      </w:r>
    </w:p>
    <w:p w14:paraId="3B731A8E" w14:textId="77777777" w:rsidR="00083A7C" w:rsidRPr="00083A7C" w:rsidRDefault="00083A7C" w:rsidP="00083A7C">
      <w:pPr>
        <w:spacing w:line="360" w:lineRule="exact"/>
        <w:rPr>
          <w:rFonts w:eastAsiaTheme="minorHAnsi"/>
        </w:rPr>
      </w:pPr>
      <w:r w:rsidRPr="00083A7C">
        <w:rPr>
          <w:rFonts w:eastAsiaTheme="minorHAnsi" w:hint="eastAsia"/>
          <w:lang w:eastAsia="zh-CN"/>
        </w:rPr>
        <w:t xml:space="preserve">　　　　　　　　</w:t>
      </w:r>
      <w:r w:rsidRPr="00083A7C">
        <w:rPr>
          <w:rFonts w:eastAsiaTheme="minorHAnsi" w:hint="eastAsia"/>
        </w:rPr>
        <w:t>ララシーヌデュパン</w:t>
      </w:r>
      <w:r w:rsidRPr="00083A7C">
        <w:rPr>
          <w:rFonts w:eastAsiaTheme="minorHAnsi"/>
        </w:rPr>
        <w:t>210号</w:t>
      </w:r>
    </w:p>
    <w:p w14:paraId="49CE97D8" w14:textId="77777777" w:rsidR="00083A7C" w:rsidRPr="00083A7C" w:rsidRDefault="00083A7C" w:rsidP="00083A7C">
      <w:pPr>
        <w:spacing w:line="360" w:lineRule="exact"/>
        <w:rPr>
          <w:rFonts w:eastAsiaTheme="minorHAnsi"/>
        </w:rPr>
      </w:pPr>
      <w:r w:rsidRPr="00083A7C">
        <w:rPr>
          <w:rFonts w:eastAsiaTheme="minorHAnsi" w:hint="eastAsia"/>
        </w:rPr>
        <w:t xml:space="preserve">　　　　屋号　　</w:t>
      </w:r>
      <w:proofErr w:type="spellStart"/>
      <w:r w:rsidRPr="00083A7C">
        <w:rPr>
          <w:rFonts w:eastAsiaTheme="minorHAnsi"/>
        </w:rPr>
        <w:t>moodai</w:t>
      </w:r>
      <w:proofErr w:type="spellEnd"/>
    </w:p>
    <w:p w14:paraId="3BC9541B" w14:textId="627D2874" w:rsidR="00083A7C" w:rsidRPr="00083A7C" w:rsidRDefault="00083A7C" w:rsidP="00083A7C">
      <w:pPr>
        <w:spacing w:line="360" w:lineRule="exact"/>
        <w:rPr>
          <w:rFonts w:eastAsiaTheme="minorHAnsi"/>
        </w:rPr>
      </w:pPr>
      <w:r w:rsidRPr="00083A7C">
        <w:rPr>
          <w:rFonts w:eastAsiaTheme="minorHAnsi" w:hint="eastAsia"/>
        </w:rPr>
        <w:t xml:space="preserve">　　　　氏名　　森</w:t>
      </w:r>
      <w:r w:rsidRPr="00083A7C">
        <w:rPr>
          <w:rFonts w:eastAsiaTheme="minorHAnsi"/>
        </w:rPr>
        <w:t xml:space="preserve"> 雄大　　　　　　　　　　　　　　　印</w:t>
      </w:r>
    </w:p>
    <w:p w14:paraId="4209A843" w14:textId="556B2E01" w:rsidR="00B168E0" w:rsidRPr="00083A7C" w:rsidRDefault="00B168E0" w:rsidP="00083A7C">
      <w:pPr>
        <w:spacing w:line="360" w:lineRule="exact"/>
        <w:rPr>
          <w:rFonts w:eastAsiaTheme="minorHAnsi"/>
        </w:rPr>
      </w:pPr>
    </w:p>
    <w:sectPr w:rsidR="00B168E0" w:rsidRPr="00083A7C" w:rsidSect="00083A7C">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567"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052994" w14:textId="77777777" w:rsidR="000E2E4C" w:rsidRDefault="000E2E4C" w:rsidP="008D7D21">
      <w:r>
        <w:separator/>
      </w:r>
    </w:p>
  </w:endnote>
  <w:endnote w:type="continuationSeparator" w:id="0">
    <w:p w14:paraId="1A3FDEBF" w14:textId="77777777" w:rsidR="000E2E4C" w:rsidRDefault="000E2E4C" w:rsidP="008D7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65D687" w14:textId="77777777" w:rsidR="008D7D21" w:rsidRDefault="008D7D21">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0F680" w14:textId="77777777" w:rsidR="008D7D21" w:rsidRDefault="008D7D21">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A31484" w14:textId="77777777" w:rsidR="008D7D21" w:rsidRDefault="008D7D21">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1ED4B7" w14:textId="77777777" w:rsidR="000E2E4C" w:rsidRDefault="000E2E4C" w:rsidP="008D7D21">
      <w:r>
        <w:separator/>
      </w:r>
    </w:p>
  </w:footnote>
  <w:footnote w:type="continuationSeparator" w:id="0">
    <w:p w14:paraId="7F07DB42" w14:textId="77777777" w:rsidR="000E2E4C" w:rsidRDefault="000E2E4C" w:rsidP="008D7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75F71" w14:textId="77777777" w:rsidR="008D7D21" w:rsidRDefault="008D7D21">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7547F" w14:textId="77777777" w:rsidR="008D7D21" w:rsidRDefault="008D7D21">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D2880" w14:textId="77777777" w:rsidR="008D7D21" w:rsidRDefault="008D7D2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D43AA6"/>
    <w:multiLevelType w:val="hybridMultilevel"/>
    <w:tmpl w:val="76B45D8A"/>
    <w:lvl w:ilvl="0" w:tplc="824C03EA">
      <w:start w:val="1"/>
      <w:numFmt w:val="ideographTradition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B066AD5"/>
    <w:multiLevelType w:val="hybridMultilevel"/>
    <w:tmpl w:val="F8E29BDE"/>
    <w:lvl w:ilvl="0" w:tplc="5FEECAA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15676058">
    <w:abstractNumId w:val="0"/>
  </w:num>
  <w:num w:numId="2" w16cid:durableId="8055832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森 雄大">
    <w15:presenceInfo w15:providerId="AD" w15:userId="S::mori@c-live.jp::80ab060d-e369-41cb-b6c8-2b2228b6e3f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668"/>
    <w:rsid w:val="00002B73"/>
    <w:rsid w:val="000237E6"/>
    <w:rsid w:val="00034E44"/>
    <w:rsid w:val="0005345F"/>
    <w:rsid w:val="00083A7C"/>
    <w:rsid w:val="00097C87"/>
    <w:rsid w:val="000A7E40"/>
    <w:rsid w:val="000B63B1"/>
    <w:rsid w:val="000E2E4C"/>
    <w:rsid w:val="00160F28"/>
    <w:rsid w:val="00170E7A"/>
    <w:rsid w:val="0017158A"/>
    <w:rsid w:val="00174DC0"/>
    <w:rsid w:val="00182CE3"/>
    <w:rsid w:val="001B1903"/>
    <w:rsid w:val="001B2EFA"/>
    <w:rsid w:val="001C1A94"/>
    <w:rsid w:val="001E225B"/>
    <w:rsid w:val="00226E8F"/>
    <w:rsid w:val="002B7BF5"/>
    <w:rsid w:val="00302DDB"/>
    <w:rsid w:val="00316175"/>
    <w:rsid w:val="003236A3"/>
    <w:rsid w:val="003342ED"/>
    <w:rsid w:val="00340321"/>
    <w:rsid w:val="00354723"/>
    <w:rsid w:val="003571DA"/>
    <w:rsid w:val="003664CF"/>
    <w:rsid w:val="003A77F0"/>
    <w:rsid w:val="00417B91"/>
    <w:rsid w:val="00436F07"/>
    <w:rsid w:val="004530CB"/>
    <w:rsid w:val="004575C3"/>
    <w:rsid w:val="0046105E"/>
    <w:rsid w:val="00531C2D"/>
    <w:rsid w:val="00536B21"/>
    <w:rsid w:val="00563FF3"/>
    <w:rsid w:val="00592668"/>
    <w:rsid w:val="005A100E"/>
    <w:rsid w:val="005D3C16"/>
    <w:rsid w:val="00600258"/>
    <w:rsid w:val="006012E9"/>
    <w:rsid w:val="0061406C"/>
    <w:rsid w:val="00616FF1"/>
    <w:rsid w:val="00630A1E"/>
    <w:rsid w:val="00634502"/>
    <w:rsid w:val="00641974"/>
    <w:rsid w:val="00653F85"/>
    <w:rsid w:val="006609B6"/>
    <w:rsid w:val="0069566E"/>
    <w:rsid w:val="006D1EEF"/>
    <w:rsid w:val="00701E0A"/>
    <w:rsid w:val="0071222E"/>
    <w:rsid w:val="007B2974"/>
    <w:rsid w:val="007D29EE"/>
    <w:rsid w:val="00814FC4"/>
    <w:rsid w:val="00841492"/>
    <w:rsid w:val="00844651"/>
    <w:rsid w:val="00850703"/>
    <w:rsid w:val="00872DE5"/>
    <w:rsid w:val="008747DF"/>
    <w:rsid w:val="0087644F"/>
    <w:rsid w:val="008D7CD2"/>
    <w:rsid w:val="008D7D21"/>
    <w:rsid w:val="00917005"/>
    <w:rsid w:val="009279DF"/>
    <w:rsid w:val="00946CCE"/>
    <w:rsid w:val="00966B5E"/>
    <w:rsid w:val="009703A6"/>
    <w:rsid w:val="00980693"/>
    <w:rsid w:val="0098271E"/>
    <w:rsid w:val="009C6216"/>
    <w:rsid w:val="009D436C"/>
    <w:rsid w:val="009D53EA"/>
    <w:rsid w:val="009E1B31"/>
    <w:rsid w:val="009F2166"/>
    <w:rsid w:val="009F6C87"/>
    <w:rsid w:val="00A16C48"/>
    <w:rsid w:val="00A273F6"/>
    <w:rsid w:val="00A361C0"/>
    <w:rsid w:val="00A5521E"/>
    <w:rsid w:val="00A948EA"/>
    <w:rsid w:val="00AA13CF"/>
    <w:rsid w:val="00AB18DD"/>
    <w:rsid w:val="00AC0A0C"/>
    <w:rsid w:val="00AC6AB0"/>
    <w:rsid w:val="00AF1D43"/>
    <w:rsid w:val="00B168E0"/>
    <w:rsid w:val="00B809CF"/>
    <w:rsid w:val="00B96D03"/>
    <w:rsid w:val="00BA5C4A"/>
    <w:rsid w:val="00BE4CBF"/>
    <w:rsid w:val="00BF1BE2"/>
    <w:rsid w:val="00C0132A"/>
    <w:rsid w:val="00C0543C"/>
    <w:rsid w:val="00C2285F"/>
    <w:rsid w:val="00C51BC0"/>
    <w:rsid w:val="00CA1E18"/>
    <w:rsid w:val="00CB1385"/>
    <w:rsid w:val="00CE692D"/>
    <w:rsid w:val="00D31C9E"/>
    <w:rsid w:val="00D34772"/>
    <w:rsid w:val="00D64D59"/>
    <w:rsid w:val="00D673C2"/>
    <w:rsid w:val="00D77718"/>
    <w:rsid w:val="00D9407E"/>
    <w:rsid w:val="00DA0B3F"/>
    <w:rsid w:val="00DA3CE8"/>
    <w:rsid w:val="00DC0459"/>
    <w:rsid w:val="00DC302D"/>
    <w:rsid w:val="00DD3B93"/>
    <w:rsid w:val="00E61F57"/>
    <w:rsid w:val="00E866EE"/>
    <w:rsid w:val="00E93EE6"/>
    <w:rsid w:val="00EB3BB2"/>
    <w:rsid w:val="00EB7863"/>
    <w:rsid w:val="00F235C0"/>
    <w:rsid w:val="00F83194"/>
    <w:rsid w:val="00F84C0E"/>
    <w:rsid w:val="00FB6EFB"/>
    <w:rsid w:val="00FC1701"/>
    <w:rsid w:val="00FC2B38"/>
    <w:rsid w:val="00FD0A8D"/>
    <w:rsid w:val="00FD50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5C272B"/>
  <w15:chartTrackingRefBased/>
  <w15:docId w15:val="{3E75578F-2BDB-FA4F-856A-D3DADDFF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9266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9266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9266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9266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9266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9266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9266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9266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9266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9266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9266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9266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9266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9266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9266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9266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9266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9266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9266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926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266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9266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2668"/>
    <w:pPr>
      <w:spacing w:before="160" w:after="160"/>
      <w:jc w:val="center"/>
    </w:pPr>
    <w:rPr>
      <w:i/>
      <w:iCs/>
      <w:color w:val="404040" w:themeColor="text1" w:themeTint="BF"/>
    </w:rPr>
  </w:style>
  <w:style w:type="character" w:customStyle="1" w:styleId="a8">
    <w:name w:val="引用文 (文字)"/>
    <w:basedOn w:val="a0"/>
    <w:link w:val="a7"/>
    <w:uiPriority w:val="29"/>
    <w:rsid w:val="00592668"/>
    <w:rPr>
      <w:i/>
      <w:iCs/>
      <w:color w:val="404040" w:themeColor="text1" w:themeTint="BF"/>
    </w:rPr>
  </w:style>
  <w:style w:type="paragraph" w:styleId="a9">
    <w:name w:val="List Paragraph"/>
    <w:basedOn w:val="a"/>
    <w:uiPriority w:val="34"/>
    <w:qFormat/>
    <w:rsid w:val="00592668"/>
    <w:pPr>
      <w:ind w:left="720"/>
      <w:contextualSpacing/>
    </w:pPr>
  </w:style>
  <w:style w:type="character" w:styleId="21">
    <w:name w:val="Intense Emphasis"/>
    <w:basedOn w:val="a0"/>
    <w:uiPriority w:val="21"/>
    <w:qFormat/>
    <w:rsid w:val="00592668"/>
    <w:rPr>
      <w:i/>
      <w:iCs/>
      <w:color w:val="2F5496" w:themeColor="accent1" w:themeShade="BF"/>
    </w:rPr>
  </w:style>
  <w:style w:type="paragraph" w:styleId="22">
    <w:name w:val="Intense Quote"/>
    <w:basedOn w:val="a"/>
    <w:next w:val="a"/>
    <w:link w:val="23"/>
    <w:uiPriority w:val="30"/>
    <w:qFormat/>
    <w:rsid w:val="00592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92668"/>
    <w:rPr>
      <w:i/>
      <w:iCs/>
      <w:color w:val="2F5496" w:themeColor="accent1" w:themeShade="BF"/>
    </w:rPr>
  </w:style>
  <w:style w:type="character" w:styleId="24">
    <w:name w:val="Intense Reference"/>
    <w:basedOn w:val="a0"/>
    <w:uiPriority w:val="32"/>
    <w:qFormat/>
    <w:rsid w:val="00592668"/>
    <w:rPr>
      <w:b/>
      <w:bCs/>
      <w:smallCaps/>
      <w:color w:val="2F5496" w:themeColor="accent1" w:themeShade="BF"/>
      <w:spacing w:val="5"/>
    </w:rPr>
  </w:style>
  <w:style w:type="paragraph" w:styleId="aa">
    <w:name w:val="header"/>
    <w:basedOn w:val="a"/>
    <w:link w:val="ab"/>
    <w:uiPriority w:val="99"/>
    <w:unhideWhenUsed/>
    <w:rsid w:val="008D7D21"/>
    <w:pPr>
      <w:tabs>
        <w:tab w:val="center" w:pos="4252"/>
        <w:tab w:val="right" w:pos="8504"/>
      </w:tabs>
      <w:snapToGrid w:val="0"/>
    </w:pPr>
  </w:style>
  <w:style w:type="character" w:customStyle="1" w:styleId="ab">
    <w:name w:val="ヘッダー (文字)"/>
    <w:basedOn w:val="a0"/>
    <w:link w:val="aa"/>
    <w:uiPriority w:val="99"/>
    <w:rsid w:val="008D7D21"/>
  </w:style>
  <w:style w:type="paragraph" w:styleId="ac">
    <w:name w:val="footer"/>
    <w:basedOn w:val="a"/>
    <w:link w:val="ad"/>
    <w:uiPriority w:val="99"/>
    <w:unhideWhenUsed/>
    <w:rsid w:val="008D7D21"/>
    <w:pPr>
      <w:tabs>
        <w:tab w:val="center" w:pos="4252"/>
        <w:tab w:val="right" w:pos="8504"/>
      </w:tabs>
      <w:snapToGrid w:val="0"/>
    </w:pPr>
  </w:style>
  <w:style w:type="character" w:customStyle="1" w:styleId="ad">
    <w:name w:val="フッター (文字)"/>
    <w:basedOn w:val="a0"/>
    <w:link w:val="ac"/>
    <w:uiPriority w:val="99"/>
    <w:rsid w:val="008D7D21"/>
  </w:style>
  <w:style w:type="paragraph" w:styleId="ae">
    <w:name w:val="Revision"/>
    <w:hidden/>
    <w:uiPriority w:val="99"/>
    <w:semiHidden/>
    <w:rsid w:val="001E225B"/>
  </w:style>
  <w:style w:type="paragraph" w:styleId="Web">
    <w:name w:val="Normal (Web)"/>
    <w:basedOn w:val="a"/>
    <w:uiPriority w:val="99"/>
    <w:semiHidden/>
    <w:unhideWhenUsed/>
    <w:rsid w:val="00316175"/>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1764</Words>
  <Characters>1782</Characters>
  <Application>Microsoft Office Word</Application>
  <DocSecurity>0</DocSecurity>
  <Lines>77</Lines>
  <Paragraphs>78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雄大</dc:creator>
  <cp:keywords/>
  <dc:description/>
  <cp:lastModifiedBy>森 雄大</cp:lastModifiedBy>
  <cp:revision>15</cp:revision>
  <dcterms:created xsi:type="dcterms:W3CDTF">2026-09-08T08:21:00Z</dcterms:created>
  <dcterms:modified xsi:type="dcterms:W3CDTF">2026-09-16T18:30:00Z</dcterms:modified>
</cp:coreProperties>
</file>